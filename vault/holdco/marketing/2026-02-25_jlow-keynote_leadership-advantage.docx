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THE LEADERSHIP ADVANTAGE OF DISRUPTION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Most people think leadership is about control.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del w:id="0" w:date="2026-02-25T00:00:00Z" w:author="Claude">
        <w:r>
          <w:rPr>
            <w:sz w:val="21"/>
            <w:szCs w:val="21"/>
            <w:rtl w:val="0"/>
            <w:lang w:val="en-US"/>
          </w:rPr>
          <w:delText>Control over your team. Control over outcomes. Control over what happens next.</w:delText>
        </w:r>
      </w:del>
      <w:ins w:id="1" w:date="2026-02-25T00:00:00Z" w:author="Claude">
        <w:r>
          <w:rPr>
            <w:sz w:val="21"/>
            <w:szCs w:val="21"/>
            <w:rtl w:val="0"/>
            <w:lang w:val="en-US"/>
          </w:rPr>
          <w:t>But control only works in stable environments. And we don</w:t>
        </w:r>
      </w:ins>
      <w:ins w:id="2" w:date="2026-02-25T00:00:00Z" w:author="Claude">
        <w:r>
          <w:rPr>
            <w:sz w:val="21"/>
            <w:szCs w:val="21"/>
            <w:rtl w:val="1"/>
          </w:rPr>
          <w:t>’</w:t>
        </w:r>
      </w:ins>
      <w:ins w:id="3" w:date="2026-02-25T00:00:00Z" w:author="Claude">
        <w:r>
          <w:rPr>
            <w:sz w:val="21"/>
            <w:szCs w:val="21"/>
            <w:rtl w:val="0"/>
            <w:lang w:val="en-US"/>
          </w:rPr>
          <w:t>t live in one anymore.</w:t>
        </w:r>
      </w:ins>
    </w:p>
    <w:p>
      <w:pPr>
        <w:pStyle w:val="Body"/>
        <w:rPr>
          <w:del w:id="4" w:date="2026-02-25T00:00:00Z" w:author="Claude"/>
          <w:sz w:val="21"/>
          <w:szCs w:val="21"/>
        </w:rPr>
      </w:pPr>
    </w:p>
    <w:p>
      <w:pPr>
        <w:pStyle w:val="Body"/>
        <w:rPr>
          <w:del w:id="5" w:date="2026-02-25T00:00:00Z" w:author="Claude"/>
          <w:sz w:val="21"/>
          <w:szCs w:val="21"/>
        </w:rPr>
      </w:pPr>
      <w:del w:id="6" w:date="2026-02-25T00:00:00Z" w:author="Claude">
        <w:r>
          <w:rPr>
            <w:sz w:val="21"/>
            <w:szCs w:val="21"/>
            <w:rtl w:val="0"/>
            <w:lang w:val="en-US"/>
          </w:rPr>
          <w:delText>But here's the problem: the world doesn't stay still anymore.</w:delText>
        </w:r>
      </w:del>
    </w:p>
    <w:p>
      <w:pPr>
        <w:pStyle w:val="Body"/>
        <w:rPr>
          <w:del w:id="7" w:date="2026-02-25T00:00:00Z" w:author="Claude"/>
          <w:sz w:val="21"/>
          <w:szCs w:val="21"/>
        </w:rPr>
      </w:pPr>
    </w:p>
    <w:p>
      <w:pPr>
        <w:pStyle w:val="Body"/>
        <w:rPr>
          <w:del w:id="8" w:date="2026-02-25T00:00:00Z" w:author="Claude"/>
          <w:sz w:val="21"/>
          <w:szCs w:val="21"/>
        </w:rPr>
      </w:pPr>
      <w:del w:id="9" w:date="2026-02-25T00:00:00Z" w:author="Claude">
        <w:r>
          <w:rPr>
            <w:sz w:val="21"/>
            <w:szCs w:val="21"/>
            <w:rtl w:val="0"/>
            <w:lang w:val="en-US"/>
          </w:rPr>
          <w:delText>Markets crash overnight. Industries disappear. The business you spent years building can become obsolete in months.</w:delText>
        </w:r>
      </w:del>
    </w:p>
    <w:p>
      <w:pPr>
        <w:pStyle w:val="Body"/>
        <w:rPr>
          <w:sz w:val="21"/>
          <w:szCs w:val="21"/>
          <w:shd w:val="clear" w:color="auto" w:fill="ffff00"/>
        </w:rPr>
      </w:pPr>
      <w:r>
        <w:rPr>
          <w:sz w:val="21"/>
          <w:szCs w:val="21"/>
        </w:rPr>
        <w:br w:type="textWrapping"/>
        <w:br w:type="textWrapping"/>
      </w:r>
      <w:r>
        <w:rPr>
          <w:sz w:val="21"/>
          <w:szCs w:val="21"/>
          <w:shd w:val="clear" w:color="auto" w:fill="ffff00"/>
          <w:rtl w:val="0"/>
          <w:lang w:val="en-US"/>
        </w:rPr>
        <w:t>I didn't learn this in business school.</w:t>
      </w:r>
    </w:p>
    <w:p>
      <w:pPr>
        <w:pStyle w:val="Body"/>
        <w:rPr>
          <w:sz w:val="21"/>
          <w:szCs w:val="21"/>
          <w:shd w:val="clear" w:color="auto" w:fill="ffff00"/>
        </w:rPr>
      </w:pPr>
    </w:p>
    <w:p>
      <w:pPr>
        <w:pStyle w:val="Body"/>
        <w:rPr>
          <w:sz w:val="21"/>
          <w:szCs w:val="21"/>
          <w:shd w:val="clear" w:color="auto" w:fill="ffff00"/>
        </w:rPr>
      </w:pPr>
      <w:r>
        <w:rPr>
          <w:sz w:val="21"/>
          <w:szCs w:val="21"/>
          <w:shd w:val="clear" w:color="auto" w:fill="ffff00"/>
          <w:rtl w:val="0"/>
          <w:lang w:val="en-US"/>
        </w:rPr>
        <w:t>*[Pause. Look at them directly.]*</w:t>
      </w:r>
    </w:p>
    <w:p>
      <w:pPr>
        <w:pStyle w:val="Body"/>
        <w:rPr>
          <w:sz w:val="21"/>
          <w:szCs w:val="21"/>
          <w:shd w:val="clear" w:color="auto" w:fill="ffff00"/>
        </w:rPr>
      </w:pPr>
    </w:p>
    <w:p>
      <w:pPr>
        <w:pStyle w:val="Body"/>
        <w:rPr>
          <w:sz w:val="21"/>
          <w:szCs w:val="21"/>
          <w:shd w:val="clear" w:color="auto" w:fill="ffff00"/>
        </w:rPr>
      </w:pPr>
      <w:r>
        <w:rPr>
          <w:sz w:val="21"/>
          <w:szCs w:val="21"/>
          <w:shd w:val="clear" w:color="auto" w:fill="ffff00"/>
          <w:rtl w:val="0"/>
          <w:lang w:val="en-US"/>
        </w:rPr>
        <w:t>I learned it in prison.</w:t>
      </w:r>
    </w:p>
    <w:p>
      <w:pPr>
        <w:pStyle w:val="Body"/>
        <w:rPr>
          <w:sz w:val="21"/>
          <w:szCs w:val="21"/>
          <w:shd w:val="clear" w:color="auto" w:fill="ffff00"/>
        </w:rPr>
      </w:pPr>
    </w:p>
    <w:p>
      <w:pPr>
        <w:pStyle w:val="Body"/>
        <w:rPr>
          <w:sz w:val="21"/>
          <w:szCs w:val="21"/>
          <w:shd w:val="clear" w:color="auto" w:fill="ffff00"/>
        </w:rPr>
      </w:pPr>
      <w:r>
        <w:rPr>
          <w:sz w:val="21"/>
          <w:szCs w:val="21"/>
          <w:shd w:val="clear" w:color="auto" w:fill="ffff00"/>
          <w:rtl w:val="0"/>
          <w:lang w:val="en-US"/>
        </w:rPr>
        <w:t>*[Let that land. Do NOT rush. Five seconds of silence.]*</w:t>
      </w:r>
      <w:r>
        <w:rPr>
          <w:sz w:val="21"/>
          <w:szCs w:val="21"/>
          <w:shd w:val="clear" w:color="auto" w:fill="ffff00"/>
        </w:rPr>
        <w:br w:type="textWrapping"/>
      </w:r>
    </w:p>
    <w:p>
      <w:pPr>
        <w:pStyle w:val="Body"/>
        <w:rPr>
          <w:sz w:val="21"/>
          <w:szCs w:val="21"/>
          <w:shd w:val="clear" w:color="auto" w:fill="ffff00"/>
        </w:rPr>
      </w:pPr>
      <w:r>
        <w:rPr>
          <w:sz w:val="21"/>
          <w:szCs w:val="21"/>
          <w:shd w:val="clear" w:color="auto" w:fill="ffff00"/>
          <w:rtl w:val="0"/>
          <w:lang w:val="pt-PT"/>
        </w:rPr>
        <w:t>*[Pause.]*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We're living through the fastest period of change in human history. And yet most of what we were taught about leadership was designed for a world that moved slowly.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 world where you could make a five-year plan and actually expect it to work.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***But that world is gone.***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Disruption isn't the problem you solve anymore. Disruption is the world you live in.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the question is: what kind of leader can actually function in that?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10" w:date="2026-02-25T00:00:00Z" w:author="Claude"/>
          <w:sz w:val="21"/>
          <w:szCs w:val="21"/>
        </w:rPr>
      </w:pPr>
      <w:ins w:id="11" w:date="2026-02-25T00:00:00Z" w:author="Claude">
        <w:r>
          <w:rPr>
            <w:sz w:val="21"/>
            <w:szCs w:val="21"/>
            <w:rtl w:val="0"/>
            <w:lang w:val="en-US"/>
          </w:rPr>
          <w:t>Leadership has evolved. It</w:t>
        </w:r>
      </w:ins>
      <w:ins w:id="12" w:date="2026-02-25T00:00:00Z" w:author="Claude">
        <w:r>
          <w:rPr>
            <w:sz w:val="21"/>
            <w:szCs w:val="21"/>
            <w:rtl w:val="1"/>
          </w:rPr>
          <w:t>’</w:t>
        </w:r>
      </w:ins>
      <w:ins w:id="13" w:date="2026-02-25T00:00:00Z" w:author="Claude">
        <w:r>
          <w:rPr>
            <w:sz w:val="21"/>
            <w:szCs w:val="21"/>
            <w:rtl w:val="0"/>
            <w:lang w:val="en-US"/>
          </w:rPr>
          <w:t>s no longer about controlling stability. It</w:t>
        </w:r>
      </w:ins>
      <w:ins w:id="14" w:date="2026-02-25T00:00:00Z" w:author="Claude">
        <w:r>
          <w:rPr>
            <w:sz w:val="21"/>
            <w:szCs w:val="21"/>
            <w:rtl w:val="1"/>
          </w:rPr>
          <w:t>’</w:t>
        </w:r>
      </w:ins>
      <w:ins w:id="15" w:date="2026-02-25T00:00:00Z" w:author="Claude">
        <w:r>
          <w:rPr>
            <w:sz w:val="21"/>
            <w:szCs w:val="21"/>
            <w:rtl w:val="0"/>
            <w:lang w:val="en-US"/>
          </w:rPr>
          <w:t>s about creating internal stability in an unstable world.</w:t>
        </w:r>
      </w:ins>
    </w:p>
    <w:p>
      <w:pPr>
        <w:pStyle w:val="Body"/>
        <w:rPr>
          <w:ins w:id="16" w:date="2026-02-25T00:00:00Z" w:author="Claude"/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*[Step forward. Lower your voice.]*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del w:id="17" w:date="2026-02-25T00:00:00Z" w:author="Claude">
        <w:r>
          <w:rPr>
            <w:sz w:val="21"/>
            <w:szCs w:val="21"/>
            <w:rtl w:val="0"/>
            <w:lang w:val="en-US"/>
          </w:rPr>
          <w:delText>&gt; **I went to prison. Not for few nights, but for 3 years. And it was the worst thing that ever happened to me. It was also the best teacher that taught me more about leadership than anything else in my life.**</w:delText>
        </w:r>
      </w:del>
      <w:ins w:id="18" w:date="2026-02-25T00:00:00Z" w:author="Claude">
        <w:r>
          <w:rPr>
            <w:sz w:val="21"/>
            <w:szCs w:val="21"/>
            <w:rtl w:val="0"/>
            <w:lang w:val="en-US"/>
          </w:rPr>
          <w:t>&gt; **I went to prison. I faced consequences for choices I had made. Not for a few nights, but for 3 years. And it was the worst thing that ever happened to me. It was also the best teacher that taught me more about leadership than anything else in my life.**</w:t>
        </w:r>
      </w:ins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*[Breathe.]*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Prison strips away everything you think makes you competent.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Your title? Gone.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Your network? Gone.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Your momentum? Gone.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wake up in a cell, and you have nothing to manage, nothing to control.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19" w:date="2026-02-25T00:00:00Z" w:author="Claude"/>
          <w:sz w:val="21"/>
          <w:szCs w:val="21"/>
        </w:rPr>
      </w:pPr>
      <w:ins w:id="20" w:date="2026-02-25T00:00:00Z" w:author="Claude">
        <w:r>
          <w:rPr>
            <w:sz w:val="21"/>
            <w:szCs w:val="21"/>
            <w:rtl w:val="0"/>
            <w:lang w:val="en-US"/>
          </w:rPr>
          <w:t xml:space="preserve">The first morning I woke up in that cell, I reached for my phone out of instinct. And then I remembered </w:t>
        </w:r>
      </w:ins>
      <w:ins w:id="21" w:date="2026-02-25T00:00:00Z" w:author="Claude">
        <w:r>
          <w:rPr>
            <w:sz w:val="21"/>
            <w:szCs w:val="21"/>
            <w:rtl w:val="0"/>
            <w:lang w:val="en-US"/>
          </w:rPr>
          <w:t xml:space="preserve">— </w:t>
        </w:r>
      </w:ins>
      <w:ins w:id="22" w:date="2026-02-25T00:00:00Z" w:author="Claude">
        <w:r>
          <w:rPr>
            <w:sz w:val="21"/>
            <w:szCs w:val="21"/>
            <w:rtl w:val="0"/>
            <w:lang w:val="en-US"/>
          </w:rPr>
          <w:t>there is no phone. Just concrete and silence.</w:t>
        </w:r>
      </w:ins>
    </w:p>
    <w:p>
      <w:pPr>
        <w:pStyle w:val="Body"/>
        <w:rPr>
          <w:ins w:id="23" w:date="2026-02-25T00:00:00Z" w:author="Claude"/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that is terrifying.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What Happens When Control Disappears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Here's what I didn't expect: all my strategies for dealing with problems stopped working.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Because those strategies assumed I had options. And in prison, you don't.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can't hustle your way out. You can't network your way out.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All you can do is sit there and figure out: how do I stay sane when nothing makes sense?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*[Pause.]*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***Prison is what happens when the system itself disappears. When there are no rules you can rely on. When you genuinely have no idea what happens next.***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slowly, I realized something.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people who were falling apart? They were trying to hold on to who they used to be.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people who were staying stable? They had let go.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They stopped trying to control the outside world and started learning how to regulate the inside one.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*[Slower.]*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***When your environment gives you no stability, the only place you can find it is inside your own mind.***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b w:val="1"/>
          <w:bCs w:val="1"/>
          <w:sz w:val="21"/>
          <w:szCs w:val="21"/>
        </w:rPr>
      </w:pPr>
    </w:p>
    <w:p>
      <w:pPr>
        <w:pStyle w:val="Body"/>
        <w:rPr>
          <w:ins w:id="24" w:date="2026-02-25T00:00:00Z" w:author="Claude"/>
          <w:sz w:val="21"/>
          <w:szCs w:val="21"/>
        </w:rPr>
      </w:pPr>
      <w:ins w:id="25" w:date="2026-02-25T00:00:00Z" w:author="Claude">
        <w:r>
          <w:rPr>
            <w:i w:val="1"/>
            <w:iCs w:val="1"/>
            <w:sz w:val="21"/>
            <w:szCs w:val="21"/>
            <w:rtl w:val="0"/>
            <w:lang w:val="en-US"/>
          </w:rPr>
          <w:t>*[Pause. This is the shift.]*</w:t>
        </w:r>
      </w:ins>
    </w:p>
    <w:p>
      <w:pPr>
        <w:pStyle w:val="Body"/>
        <w:rPr>
          <w:ins w:id="26" w:date="2026-02-25T00:00:00Z" w:author="Claude"/>
          <w:sz w:val="21"/>
          <w:szCs w:val="21"/>
        </w:rPr>
      </w:pPr>
    </w:p>
    <w:p>
      <w:pPr>
        <w:pStyle w:val="Body"/>
        <w:rPr>
          <w:ins w:id="27" w:date="2026-02-25T00:00:00Z" w:author="Claude"/>
          <w:sz w:val="21"/>
          <w:szCs w:val="21"/>
        </w:rPr>
      </w:pPr>
      <w:ins w:id="28" w:date="2026-02-25T00:00:00Z" w:author="Claude">
        <w:r>
          <w:rPr>
            <w:sz w:val="21"/>
            <w:szCs w:val="21"/>
            <w:rtl w:val="0"/>
            <w:lang w:val="en-US"/>
          </w:rPr>
          <w:t>But something happened inside that cell.</w:t>
        </w:r>
      </w:ins>
    </w:p>
    <w:p>
      <w:pPr>
        <w:pStyle w:val="Body"/>
        <w:rPr>
          <w:ins w:id="29" w:date="2026-02-25T00:00:00Z" w:author="Claude"/>
          <w:sz w:val="21"/>
          <w:szCs w:val="21"/>
        </w:rPr>
      </w:pPr>
    </w:p>
    <w:p>
      <w:pPr>
        <w:pStyle w:val="Body"/>
        <w:rPr>
          <w:ins w:id="30" w:date="2026-02-25T00:00:00Z" w:author="Claude"/>
          <w:sz w:val="21"/>
          <w:szCs w:val="21"/>
        </w:rPr>
      </w:pPr>
      <w:ins w:id="31" w:date="2026-02-25T00:00:00Z" w:author="Claude">
        <w:r>
          <w:rPr>
            <w:sz w:val="21"/>
            <w:szCs w:val="21"/>
            <w:rtl w:val="0"/>
            <w:lang w:val="en-US"/>
          </w:rPr>
          <w:t>At my lowest point, when I had nothing left to hold onto, I prayed.</w:t>
        </w:r>
      </w:ins>
    </w:p>
    <w:p>
      <w:pPr>
        <w:pStyle w:val="Body"/>
        <w:rPr>
          <w:ins w:id="32" w:date="2026-02-25T00:00:00Z" w:author="Claude"/>
          <w:sz w:val="21"/>
          <w:szCs w:val="21"/>
        </w:rPr>
      </w:pPr>
    </w:p>
    <w:p>
      <w:pPr>
        <w:pStyle w:val="Body"/>
        <w:rPr>
          <w:ins w:id="33" w:date="2026-02-25T00:00:00Z" w:author="Claude"/>
          <w:sz w:val="21"/>
          <w:szCs w:val="21"/>
        </w:rPr>
      </w:pPr>
      <w:ins w:id="34" w:date="2026-02-25T00:00:00Z" w:author="Claude">
        <w:r>
          <w:rPr>
            <w:sz w:val="21"/>
            <w:szCs w:val="21"/>
            <w:rtl w:val="0"/>
            <w:lang w:val="en-US"/>
          </w:rPr>
          <w:t>Not a polished prayer. Not the kind you rehearse. The kind that comes out when you</w:t>
        </w:r>
      </w:ins>
      <w:ins w:id="35" w:date="2026-02-25T00:00:00Z" w:author="Claude">
        <w:r>
          <w:rPr>
            <w:sz w:val="21"/>
            <w:szCs w:val="21"/>
            <w:rtl w:val="1"/>
          </w:rPr>
          <w:t>’</w:t>
        </w:r>
      </w:ins>
      <w:ins w:id="36" w:date="2026-02-25T00:00:00Z" w:author="Claude">
        <w:r>
          <w:rPr>
            <w:sz w:val="21"/>
            <w:szCs w:val="21"/>
            <w:rtl w:val="0"/>
            <w:lang w:val="en-US"/>
          </w:rPr>
          <w:t>re completely broken and you have nowhere else to turn.</w:t>
        </w:r>
      </w:ins>
    </w:p>
    <w:p>
      <w:pPr>
        <w:pStyle w:val="Body"/>
        <w:rPr>
          <w:ins w:id="37" w:date="2026-02-25T00:00:00Z" w:author="Claude"/>
          <w:sz w:val="21"/>
          <w:szCs w:val="21"/>
        </w:rPr>
      </w:pPr>
    </w:p>
    <w:p>
      <w:pPr>
        <w:pStyle w:val="Body"/>
        <w:rPr>
          <w:ins w:id="38" w:date="2026-02-25T00:00:00Z" w:author="Claude"/>
          <w:sz w:val="21"/>
          <w:szCs w:val="21"/>
        </w:rPr>
      </w:pPr>
      <w:ins w:id="39" w:date="2026-02-25T00:00:00Z" w:author="Claude">
        <w:r>
          <w:rPr>
            <w:sz w:val="21"/>
            <w:szCs w:val="21"/>
            <w:rtl w:val="0"/>
            <w:lang w:val="en-US"/>
          </w:rPr>
          <w:t>And my prayer was answered. Not with freedom. Not with escape.</w:t>
        </w:r>
      </w:ins>
    </w:p>
    <w:p>
      <w:pPr>
        <w:pStyle w:val="Body"/>
        <w:rPr>
          <w:ins w:id="40" w:date="2026-02-25T00:00:00Z" w:author="Claude"/>
          <w:sz w:val="21"/>
          <w:szCs w:val="21"/>
        </w:rPr>
      </w:pPr>
    </w:p>
    <w:p>
      <w:pPr>
        <w:pStyle w:val="Body"/>
        <w:rPr>
          <w:ins w:id="41" w:date="2026-02-25T00:00:00Z" w:author="Claude"/>
          <w:sz w:val="21"/>
          <w:szCs w:val="21"/>
        </w:rPr>
      </w:pPr>
      <w:ins w:id="42" w:date="2026-02-25T00:00:00Z" w:author="Claude">
        <w:r>
          <w:rPr>
            <w:sz w:val="21"/>
            <w:szCs w:val="21"/>
            <w:rtl w:val="0"/>
            <w:lang w:val="en-US"/>
          </w:rPr>
          <w:t>With clarity. And with purpose.</w:t>
        </w:r>
      </w:ins>
    </w:p>
    <w:p>
      <w:pPr>
        <w:pStyle w:val="Body"/>
        <w:rPr>
          <w:ins w:id="43" w:date="2026-02-25T00:00:00Z" w:author="Claude"/>
          <w:sz w:val="21"/>
          <w:szCs w:val="21"/>
        </w:rPr>
      </w:pPr>
    </w:p>
    <w:p>
      <w:pPr>
        <w:pStyle w:val="Body"/>
        <w:rPr>
          <w:ins w:id="44" w:date="2026-02-25T00:00:00Z" w:author="Claude"/>
          <w:sz w:val="21"/>
          <w:szCs w:val="21"/>
        </w:rPr>
      </w:pPr>
      <w:ins w:id="45" w:date="2026-02-25T00:00:00Z" w:author="Claude">
        <w:r>
          <w:rPr>
            <w:i w:val="1"/>
            <w:iCs w:val="1"/>
            <w:sz w:val="21"/>
            <w:szCs w:val="21"/>
            <w:rtl w:val="0"/>
            <w:lang w:val="en-US"/>
          </w:rPr>
          <w:t>*[Slower.]*</w:t>
        </w:r>
      </w:ins>
    </w:p>
    <w:p>
      <w:pPr>
        <w:pStyle w:val="Body"/>
        <w:rPr>
          <w:ins w:id="46" w:date="2026-02-25T00:00:00Z" w:author="Claude"/>
          <w:sz w:val="21"/>
          <w:szCs w:val="21"/>
        </w:rPr>
      </w:pPr>
    </w:p>
    <w:p>
      <w:pPr>
        <w:pStyle w:val="Body"/>
        <w:rPr>
          <w:ins w:id="47" w:date="2026-02-25T00:00:00Z" w:author="Claude"/>
          <w:sz w:val="21"/>
          <w:szCs w:val="21"/>
        </w:rPr>
      </w:pPr>
      <w:ins w:id="48" w:date="2026-02-25T00:00:00Z" w:author="Claude">
        <w:r>
          <w:rPr>
            <w:sz w:val="21"/>
            <w:szCs w:val="21"/>
            <w:rtl w:val="0"/>
            <w:lang w:val="en-US"/>
          </w:rPr>
          <w:t>For the first time in my life, I could see clearly. The noise was gone. The distractions were gone. And what was left was the truth about who I was and who I wanted to become.</w:t>
        </w:r>
      </w:ins>
    </w:p>
    <w:p>
      <w:pPr>
        <w:pStyle w:val="Body"/>
        <w:rPr>
          <w:ins w:id="49" w:date="2026-02-25T00:00:00Z" w:author="Claude"/>
          <w:sz w:val="21"/>
          <w:szCs w:val="21"/>
        </w:rPr>
      </w:pPr>
    </w:p>
    <w:p>
      <w:pPr>
        <w:pStyle w:val="Body"/>
        <w:rPr>
          <w:ins w:id="50" w:date="2026-02-25T00:00:00Z" w:author="Claude"/>
          <w:sz w:val="21"/>
          <w:szCs w:val="21"/>
        </w:rPr>
      </w:pPr>
      <w:ins w:id="51" w:date="2026-02-25T00:00:00Z" w:author="Claude">
        <w:r>
          <w:rPr>
            <w:sz w:val="21"/>
            <w:szCs w:val="21"/>
            <w:rtl w:val="0"/>
            <w:lang w:val="en-US"/>
          </w:rPr>
          <w:t>And I started doing something I never expected.</w:t>
        </w:r>
      </w:ins>
    </w:p>
    <w:p>
      <w:pPr>
        <w:pStyle w:val="Body"/>
        <w:rPr>
          <w:ins w:id="52" w:date="2026-02-25T00:00:00Z" w:author="Claude"/>
          <w:sz w:val="21"/>
          <w:szCs w:val="21"/>
        </w:rPr>
      </w:pPr>
    </w:p>
    <w:p>
      <w:pPr>
        <w:pStyle w:val="Body"/>
        <w:rPr>
          <w:ins w:id="53" w:date="2026-02-25T00:00:00Z" w:author="Claude"/>
          <w:sz w:val="21"/>
          <w:szCs w:val="21"/>
        </w:rPr>
      </w:pPr>
      <w:ins w:id="54" w:date="2026-02-25T00:00:00Z" w:author="Claude">
        <w:r>
          <w:rPr>
            <w:sz w:val="21"/>
            <w:szCs w:val="21"/>
            <w:rtl w:val="0"/>
            <w:lang w:val="en-US"/>
          </w:rPr>
          <w:t>I started sharing my thoughts with fellow prisoners. Not advice. Not lectures. Just honest reflections about what I was learning in the darkness.</w:t>
        </w:r>
      </w:ins>
    </w:p>
    <w:p>
      <w:pPr>
        <w:pStyle w:val="Body"/>
        <w:rPr>
          <w:ins w:id="55" w:date="2026-02-25T00:00:00Z" w:author="Claude"/>
          <w:sz w:val="21"/>
          <w:szCs w:val="21"/>
        </w:rPr>
      </w:pPr>
    </w:p>
    <w:p>
      <w:pPr>
        <w:pStyle w:val="Body"/>
        <w:rPr>
          <w:ins w:id="56" w:date="2026-02-25T00:00:00Z" w:author="Claude"/>
          <w:sz w:val="21"/>
          <w:szCs w:val="21"/>
        </w:rPr>
      </w:pPr>
      <w:ins w:id="57" w:date="2026-02-25T00:00:00Z" w:author="Claude">
        <w:r>
          <w:rPr>
            <w:sz w:val="21"/>
            <w:szCs w:val="21"/>
            <w:rtl w:val="0"/>
            <w:lang w:val="en-US"/>
          </w:rPr>
          <w:t>And something remarkable happened.</w:t>
        </w:r>
      </w:ins>
    </w:p>
    <w:p>
      <w:pPr>
        <w:pStyle w:val="Body"/>
        <w:rPr>
          <w:ins w:id="58" w:date="2026-02-25T00:00:00Z" w:author="Claude"/>
          <w:sz w:val="21"/>
          <w:szCs w:val="21"/>
        </w:rPr>
      </w:pPr>
    </w:p>
    <w:p>
      <w:pPr>
        <w:pStyle w:val="Body"/>
        <w:rPr>
          <w:ins w:id="59" w:date="2026-02-25T00:00:00Z" w:author="Claude"/>
          <w:sz w:val="21"/>
          <w:szCs w:val="21"/>
        </w:rPr>
      </w:pPr>
      <w:ins w:id="60" w:date="2026-02-25T00:00:00Z" w:author="Claude">
        <w:r>
          <w:rPr>
            <w:sz w:val="21"/>
            <w:szCs w:val="21"/>
            <w:rtl w:val="0"/>
            <w:lang w:val="en-US"/>
          </w:rPr>
          <w:t>People started listening. Then they started coming back. Then they started bringing others.</w:t>
        </w:r>
      </w:ins>
    </w:p>
    <w:p>
      <w:pPr>
        <w:pStyle w:val="Body"/>
        <w:rPr>
          <w:ins w:id="61" w:date="2026-02-25T00:00:00Z" w:author="Claude"/>
          <w:sz w:val="21"/>
          <w:szCs w:val="21"/>
        </w:rPr>
      </w:pPr>
    </w:p>
    <w:p>
      <w:pPr>
        <w:pStyle w:val="Body"/>
        <w:rPr>
          <w:ins w:id="62" w:date="2026-02-25T00:00:00Z" w:author="Claude"/>
          <w:sz w:val="21"/>
          <w:szCs w:val="21"/>
        </w:rPr>
      </w:pPr>
      <w:ins w:id="63" w:date="2026-02-25T00:00:00Z" w:author="Claude">
        <w:r>
          <w:rPr>
            <w:sz w:val="21"/>
            <w:szCs w:val="21"/>
            <w:rtl w:val="0"/>
            <w:lang w:val="en-US"/>
          </w:rPr>
          <w:t xml:space="preserve">Without a title, without a platform, without a strategy </w:t>
        </w:r>
      </w:ins>
      <w:ins w:id="64" w:date="2026-02-25T00:00:00Z" w:author="Claude">
        <w:r>
          <w:rPr>
            <w:sz w:val="21"/>
            <w:szCs w:val="21"/>
            <w:rtl w:val="0"/>
            <w:lang w:val="en-US"/>
          </w:rPr>
          <w:t xml:space="preserve">— </w:t>
        </w:r>
      </w:ins>
      <w:ins w:id="65" w:date="2026-02-25T00:00:00Z" w:author="Claude">
        <w:r>
          <w:rPr>
            <w:sz w:val="21"/>
            <w:szCs w:val="21"/>
            <w:rtl w:val="0"/>
            <w:lang w:val="en-US"/>
          </w:rPr>
          <w:t>I was growing a community. Right there, inside a prison.</w:t>
        </w:r>
      </w:ins>
    </w:p>
    <w:p>
      <w:pPr>
        <w:pStyle w:val="Body"/>
        <w:rPr>
          <w:ins w:id="66" w:date="2026-02-25T00:00:00Z" w:author="Claude"/>
          <w:sz w:val="21"/>
          <w:szCs w:val="21"/>
        </w:rPr>
      </w:pPr>
    </w:p>
    <w:p>
      <w:pPr>
        <w:pStyle w:val="Body"/>
        <w:rPr>
          <w:ins w:id="67" w:date="2026-02-25T00:00:00Z" w:author="Claude"/>
          <w:sz w:val="21"/>
          <w:szCs w:val="21"/>
        </w:rPr>
      </w:pPr>
      <w:ins w:id="68" w:date="2026-02-25T00:00:00Z" w:author="Claude">
        <w:r>
          <w:rPr>
            <w:i w:val="1"/>
            <w:iCs w:val="1"/>
            <w:sz w:val="21"/>
            <w:szCs w:val="21"/>
            <w:rtl w:val="0"/>
            <w:lang w:val="pt-PT"/>
          </w:rPr>
          <w:t>*[Pause.]*</w:t>
        </w:r>
      </w:ins>
    </w:p>
    <w:p>
      <w:pPr>
        <w:pStyle w:val="Body"/>
        <w:rPr>
          <w:ins w:id="69" w:date="2026-02-25T00:00:00Z" w:author="Claude"/>
          <w:sz w:val="21"/>
          <w:szCs w:val="21"/>
        </w:rPr>
      </w:pPr>
    </w:p>
    <w:p>
      <w:pPr>
        <w:pStyle w:val="Body"/>
        <w:rPr>
          <w:ins w:id="70" w:date="2026-02-25T00:00:00Z" w:author="Claude"/>
          <w:sz w:val="21"/>
          <w:szCs w:val="21"/>
        </w:rPr>
      </w:pPr>
      <w:ins w:id="71" w:date="2026-02-25T00:00:00Z" w:author="Claude">
        <w:r>
          <w:rPr>
            <w:sz w:val="21"/>
            <w:szCs w:val="21"/>
            <w:rtl w:val="0"/>
            <w:lang w:val="en-US"/>
          </w:rPr>
          <w:t>&gt; ***That</w:t>
        </w:r>
      </w:ins>
      <w:ins w:id="72" w:date="2026-02-25T00:00:00Z" w:author="Claude">
        <w:r>
          <w:rPr>
            <w:sz w:val="21"/>
            <w:szCs w:val="21"/>
            <w:rtl w:val="1"/>
          </w:rPr>
          <w:t>’</w:t>
        </w:r>
      </w:ins>
      <w:ins w:id="73" w:date="2026-02-25T00:00:00Z" w:author="Claude">
        <w:r>
          <w:rPr>
            <w:sz w:val="21"/>
            <w:szCs w:val="21"/>
            <w:rtl w:val="0"/>
            <w:lang w:val="en-US"/>
          </w:rPr>
          <w:t>s where I learned that words, when spoken from a real place, hold a life-changing power.***</w:t>
        </w:r>
      </w:ins>
    </w:p>
    <w:p>
      <w:pPr>
        <w:pStyle w:val="Body"/>
        <w:rPr>
          <w:ins w:id="74" w:date="2026-02-25T00:00:00Z" w:author="Claude"/>
          <w:sz w:val="21"/>
          <w:szCs w:val="21"/>
        </w:rPr>
      </w:pPr>
    </w:p>
    <w:p>
      <w:pPr>
        <w:pStyle w:val="Body"/>
        <w:rPr>
          <w:ins w:id="75" w:date="2026-02-25T00:00:00Z" w:author="Claude"/>
          <w:sz w:val="21"/>
          <w:szCs w:val="21"/>
        </w:rPr>
      </w:pPr>
      <w:ins w:id="76" w:date="2026-02-25T00:00:00Z" w:author="Claude">
        <w:r>
          <w:rPr>
            <w:sz w:val="21"/>
            <w:szCs w:val="21"/>
            <w:rtl w:val="0"/>
            <w:lang w:val="en-US"/>
          </w:rPr>
          <w:t>And that</w:t>
        </w:r>
      </w:ins>
      <w:ins w:id="77" w:date="2026-02-25T00:00:00Z" w:author="Claude">
        <w:r>
          <w:rPr>
            <w:sz w:val="21"/>
            <w:szCs w:val="21"/>
            <w:rtl w:val="1"/>
          </w:rPr>
          <w:t>’</w:t>
        </w:r>
      </w:ins>
      <w:ins w:id="78" w:date="2026-02-25T00:00:00Z" w:author="Claude">
        <w:r>
          <w:rPr>
            <w:sz w:val="21"/>
            <w:szCs w:val="21"/>
            <w:rtl w:val="0"/>
            <w:lang w:val="en-US"/>
          </w:rPr>
          <w:t>s where I found my purpose. Not in a boardroom. Not in a business plan.</w:t>
        </w:r>
      </w:ins>
    </w:p>
    <w:p>
      <w:pPr>
        <w:pStyle w:val="Body"/>
        <w:rPr>
          <w:ins w:id="79" w:date="2026-02-25T00:00:00Z" w:author="Claude"/>
          <w:sz w:val="21"/>
          <w:szCs w:val="21"/>
        </w:rPr>
      </w:pPr>
    </w:p>
    <w:p>
      <w:pPr>
        <w:pStyle w:val="Body"/>
        <w:rPr>
          <w:ins w:id="80" w:date="2026-02-25T00:00:00Z" w:author="Claude"/>
          <w:sz w:val="21"/>
          <w:szCs w:val="21"/>
        </w:rPr>
      </w:pPr>
      <w:ins w:id="81" w:date="2026-02-25T00:00:00Z" w:author="Claude">
        <w:r>
          <w:rPr>
            <w:sz w:val="21"/>
            <w:szCs w:val="21"/>
            <w:rtl w:val="0"/>
            <w:lang w:val="en-US"/>
          </w:rPr>
          <w:t>In a prison cell.</w:t>
        </w:r>
      </w:ins>
    </w:p>
    <w:p>
      <w:pPr>
        <w:pStyle w:val="Body"/>
        <w:rPr>
          <w:ins w:id="82" w:date="2026-02-25T00:00:00Z" w:author="Claude"/>
          <w:sz w:val="21"/>
          <w:szCs w:val="21"/>
        </w:rPr>
      </w:pPr>
    </w:p>
    <w:p>
      <w:pPr>
        <w:pStyle w:val="Body"/>
        <w:rPr>
          <w:ins w:id="83" w:date="2026-02-25T00:00:00Z" w:author="Claude"/>
          <w:sz w:val="21"/>
          <w:szCs w:val="21"/>
        </w:rPr>
      </w:pPr>
      <w:ins w:id="84" w:date="2026-02-25T00:00:00Z" w:author="Claude">
        <w:r>
          <w:rPr>
            <w:sz w:val="21"/>
            <w:szCs w:val="21"/>
            <w:rtl w:val="0"/>
            <w:lang w:val="en-US"/>
          </w:rPr>
          <w:t>My purpose was to lead. And to change lives. Starting with my own story.</w:t>
        </w:r>
      </w:ins>
    </w:p>
    <w:p>
      <w:pPr>
        <w:pStyle w:val="Body"/>
        <w:rPr>
          <w:ins w:id="85" w:date="2026-02-25T00:00:00Z" w:author="Claude"/>
          <w:sz w:val="21"/>
          <w:szCs w:val="21"/>
        </w:rPr>
      </w:pPr>
    </w:p>
    <w:p>
      <w:pPr>
        <w:pStyle w:val="Body"/>
        <w:rPr>
          <w:ins w:id="86" w:date="2026-02-25T00:00:00Z" w:author="Claude"/>
          <w:sz w:val="21"/>
          <w:szCs w:val="21"/>
        </w:rPr>
      </w:pPr>
      <w:ins w:id="87" w:date="2026-02-25T00:00:00Z" w:author="Claude">
        <w:r>
          <w:rPr>
            <w:sz w:val="21"/>
            <w:szCs w:val="21"/>
            <w:rtl w:val="0"/>
            <w:lang w:val="en-US"/>
          </w:rPr>
          <w:t>---</w:t>
        </w:r>
      </w:ins>
    </w:p>
    <w:p>
      <w:pPr>
        <w:pStyle w:val="Body"/>
        <w:rPr>
          <w:ins w:id="88" w:date="2026-02-25T00:00:00Z" w:author="Claude"/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How Your Brain Adapts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Here's what happens when you're stuck in chaos long enough.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At first, your brain fights it. Anxiety spikes. Everything feels urgent.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But if you stay there, something unexpected happens: your brain adapts.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stop wasting energy on things that don't matter. Your attention sharpens.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Because when you have limited energy, you can't afford to spend it on noise.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start asking constantly: is this important, or is this just loud?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&gt; ***And that distinction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 xml:space="preserve">learning to separate signal from noise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>is the most valuable skill a leader can have right now.***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*[Back to center. Grounded. This is what they take home.]*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I came out of prison with three things I didn't have going in. And I believe these are the same three things every leader needs today.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1. Clarity About What Actually Matters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When you're in a cell, you count the things that actually matter.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letter from someone who still cares. The sunrise through a tiny window. The fact that you're breathing.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Everything else falls away.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once you've done that at rock bottom, you never again confuse urgency with importance.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*[Pause.]*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stop reacting to drama. You stop getting pulled into noise.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***You develop a filter. And that filter is worth more than any strategy, any framework, any business degree.***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When everyone around you is panicking, you can see clearly.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2. The Ability to Stay Calm When Everything Falls Apart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The person who can sit in complete silence and just think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 xml:space="preserve">without panicking, without distracting themselves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>has an advantage no one else has.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When everyone around you is reacting out of fear, you can pause.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can think.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can regulate yourself.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***That's not about being calm. That's about being functional when everyone else isn't.***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In the next crisis you face, the person who can stay mentally stable will make better decisions than the smartest person in the room who's panicking.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I was forced to develop that. You can train it now.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3. Proof That You Can Rebuild From Nothing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Resilience isn't something you believe in. It's something you prove.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When you've actually been at rock bottom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 xml:space="preserve">lost everything, didn't die, somehow rebuilt </w:t>
      </w:r>
      <w:r>
        <w:rPr>
          <w:sz w:val="21"/>
          <w:szCs w:val="21"/>
          <w:rtl w:val="0"/>
          <w:lang w:val="en-US"/>
        </w:rPr>
        <w:t>—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have evidence. Not theory. Evidence.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know, in your body, that you can survive the worst thing you can imagine.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***And that changes everything. Because the things that scare other people? You've already lived through worse.***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*[Stronger now.]*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I'm not saying everyone needs to go to prison to become a better leader.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**What I'm saying is this: the experiences that strip away everything you thought you were? Those are the experiences that reveal who you actually are.**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Years after I got out, I started building a fintech company in emerging markets.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I had this weird moment: this feels familiar.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No playbook. No precedent. Rules changing constantly. No idea if it will work.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*[Pause.]*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Same mental space. Different environment.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89" w:date="2026-02-25T00:00:00Z" w:author="Claude"/>
          <w:sz w:val="21"/>
          <w:szCs w:val="21"/>
        </w:rPr>
      </w:pPr>
      <w:ins w:id="90" w:date="2026-02-25T00:00:00Z" w:author="Claude">
        <w:r>
          <w:rPr>
            <w:sz w:val="21"/>
            <w:szCs w:val="21"/>
            <w:rtl w:val="0"/>
            <w:lang w:val="en-US"/>
          </w:rPr>
          <w:t>And that</w:t>
        </w:r>
      </w:ins>
      <w:ins w:id="91" w:date="2026-02-25T00:00:00Z" w:author="Claude">
        <w:r>
          <w:rPr>
            <w:sz w:val="21"/>
            <w:szCs w:val="21"/>
            <w:rtl w:val="1"/>
          </w:rPr>
          <w:t>’</w:t>
        </w:r>
      </w:ins>
      <w:ins w:id="92" w:date="2026-02-25T00:00:00Z" w:author="Claude">
        <w:r>
          <w:rPr>
            <w:sz w:val="21"/>
            <w:szCs w:val="21"/>
            <w:rtl w:val="0"/>
            <w:lang w:val="en-US"/>
          </w:rPr>
          <w:t xml:space="preserve">s when I understood something </w:t>
        </w:r>
      </w:ins>
      <w:ins w:id="93" w:date="2026-02-25T00:00:00Z" w:author="Claude">
        <w:r>
          <w:rPr>
            <w:sz w:val="21"/>
            <w:szCs w:val="21"/>
            <w:rtl w:val="0"/>
            <w:lang w:val="en-US"/>
          </w:rPr>
          <w:t xml:space="preserve">— </w:t>
        </w:r>
      </w:ins>
      <w:ins w:id="94" w:date="2026-02-25T00:00:00Z" w:author="Claude">
        <w:r>
          <w:rPr>
            <w:sz w:val="21"/>
            <w:szCs w:val="21"/>
            <w:rtl w:val="0"/>
            <w:lang w:val="en-US"/>
          </w:rPr>
          <w:t>the future of leadership isn</w:t>
        </w:r>
      </w:ins>
      <w:ins w:id="95" w:date="2026-02-25T00:00:00Z" w:author="Claude">
        <w:r>
          <w:rPr>
            <w:sz w:val="21"/>
            <w:szCs w:val="21"/>
            <w:rtl w:val="1"/>
          </w:rPr>
          <w:t>’</w:t>
        </w:r>
      </w:ins>
      <w:ins w:id="96" w:date="2026-02-25T00:00:00Z" w:author="Claude">
        <w:r>
          <w:rPr>
            <w:sz w:val="21"/>
            <w:szCs w:val="21"/>
            <w:rtl w:val="0"/>
            <w:lang w:val="en-US"/>
          </w:rPr>
          <w:t>t strategic superiority. It</w:t>
        </w:r>
      </w:ins>
      <w:ins w:id="97" w:date="2026-02-25T00:00:00Z" w:author="Claude">
        <w:r>
          <w:rPr>
            <w:sz w:val="21"/>
            <w:szCs w:val="21"/>
            <w:rtl w:val="1"/>
          </w:rPr>
          <w:t>’</w:t>
        </w:r>
      </w:ins>
      <w:ins w:id="98" w:date="2026-02-25T00:00:00Z" w:author="Claude">
        <w:r>
          <w:rPr>
            <w:sz w:val="21"/>
            <w:szCs w:val="21"/>
            <w:rtl w:val="0"/>
            <w:lang w:val="en-US"/>
          </w:rPr>
          <w:t>s psychological capacity.</w:t>
        </w:r>
      </w:ins>
    </w:p>
    <w:p>
      <w:pPr>
        <w:pStyle w:val="Body"/>
        <w:rPr>
          <w:ins w:id="99" w:date="2026-02-25T00:00:00Z" w:author="Claude"/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the same three things that helped me survive prison helped me build a company.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Clarity about what mattered.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The ability to stay calm under pressure.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Proof that I could rebuild from nothing.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***Because leadership in uncertainty isn't about where you are. It's about how your mind works.***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—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The Truth About Disruption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We talk about disruption like it's this temporary problem we need to get through so we can get back to normal.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But here's the truth: there is no "back to normal."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*[Let this land.]*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Disruption isn't the exception. It's the baseline.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100" w:date="2026-02-25T00:00:00Z" w:author="Claude"/>
          <w:sz w:val="21"/>
          <w:szCs w:val="21"/>
        </w:rPr>
      </w:pPr>
      <w:ins w:id="101" w:date="2026-02-25T00:00:00Z" w:author="Claude">
        <w:r>
          <w:rPr>
            <w:sz w:val="21"/>
            <w:szCs w:val="21"/>
            <w:rtl w:val="0"/>
            <w:lang w:val="en-US"/>
          </w:rPr>
          <w:t>And in a world more connected and less predictable than ever, this is no longer optional. It</w:t>
        </w:r>
      </w:ins>
      <w:ins w:id="102" w:date="2026-02-25T00:00:00Z" w:author="Claude">
        <w:r>
          <w:rPr>
            <w:sz w:val="21"/>
            <w:szCs w:val="21"/>
            <w:rtl w:val="1"/>
          </w:rPr>
          <w:t>’</w:t>
        </w:r>
      </w:ins>
      <w:ins w:id="103" w:date="2026-02-25T00:00:00Z" w:author="Claude">
        <w:r>
          <w:rPr>
            <w:sz w:val="21"/>
            <w:szCs w:val="21"/>
            <w:rtl w:val="0"/>
            <w:lang w:val="en-US"/>
          </w:rPr>
          <w:t>s the new leadership reality.</w:t>
        </w:r>
      </w:ins>
    </w:p>
    <w:p>
      <w:pPr>
        <w:pStyle w:val="Body"/>
        <w:rPr>
          <w:ins w:id="104" w:date="2026-02-25T00:00:00Z" w:author="Claude"/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leaders who will thrive aren't the ones trying to control it. They're the ones who've learned to function inside it.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&gt; ***The same conditions that break some people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 xml:space="preserve">uncertainty, instability, chaos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>are the conditions that build other people.***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Not because chaos is good. But because it forces you to get clear about who you actually are.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---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*[Return to center. Slow down. Every word deliberate.]*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 rocket launchpad isn't where the rocket stays. It's where it gathers force before it flies.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the most violent, the most chaotic, the most brutal part of the whole thing?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</w:rPr>
        <w:t>Liftoff.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ground shakes. Fire erupts. Everything resists.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then it clears.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And something that was stuck on the ground is suddenly flying.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pt-PT"/>
        </w:rPr>
        <w:t>*[Pause.]*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***Rock bottom isn't your destination. Rock bottom is the launchpad.***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*[Slower now. Let every sentence breathe.]*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If you're in the middle of your own disruption right now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 xml:space="preserve">if you just lost a business, or a job, or your sense of who you thought you were </w:t>
      </w:r>
      <w:r>
        <w:rPr>
          <w:sz w:val="21"/>
          <w:szCs w:val="21"/>
          <w:rtl w:val="0"/>
          <w:lang w:val="en-US"/>
        </w:rPr>
        <w:t>—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I need you to hear this: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You are not behind.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You are not disqualified.  </w:t>
      </w: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You are not broken.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&gt; ***You are being built for something that stability could never prepare you for.***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105" w:date="2026-02-25T00:00:00Z" w:author="Claude"/>
          <w:sz w:val="21"/>
          <w:szCs w:val="21"/>
        </w:rPr>
      </w:pPr>
      <w:ins w:id="106" w:date="2026-02-25T00:00:00Z" w:author="Claude">
        <w:r>
          <w:rPr>
            <w:sz w:val="21"/>
            <w:szCs w:val="21"/>
            <w:rtl w:val="0"/>
            <w:lang w:val="en-US"/>
          </w:rPr>
          <w:t xml:space="preserve">So the next time everything feels unstable, ask yourself: what here is real </w:t>
        </w:r>
      </w:ins>
      <w:ins w:id="107" w:date="2026-02-25T00:00:00Z" w:author="Claude">
        <w:r>
          <w:rPr>
            <w:sz w:val="21"/>
            <w:szCs w:val="21"/>
            <w:rtl w:val="0"/>
            <w:lang w:val="en-US"/>
          </w:rPr>
          <w:t xml:space="preserve">— </w:t>
        </w:r>
      </w:ins>
      <w:ins w:id="108" w:date="2026-02-25T00:00:00Z" w:author="Claude">
        <w:r>
          <w:rPr>
            <w:sz w:val="21"/>
            <w:szCs w:val="21"/>
            <w:rtl w:val="0"/>
            <w:lang w:val="en-US"/>
          </w:rPr>
          <w:t>and what here is just noise?</w:t>
        </w:r>
      </w:ins>
    </w:p>
    <w:p>
      <w:pPr>
        <w:pStyle w:val="Body"/>
        <w:rPr>
          <w:ins w:id="109" w:date="2026-02-25T00:00:00Z" w:author="Claude"/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*[Pause. Five full seconds. Look at them.]*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Leadership isn't getting harder because the world is unstable.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Leadership is getting clearer.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Because instability removes everything fake. Everything performative. Everything that used to let you get by without actually being tested.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*[Final pause. Then quietly:]*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 leaders the world needs next aren't the ones who avoided hard things.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They're the ones who went through hard things and came out different.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ins w:id="110" w:date="2026-02-25T00:00:00Z" w:author="Claude"/>
          <w:sz w:val="21"/>
          <w:szCs w:val="21"/>
        </w:rPr>
      </w:pPr>
    </w:p>
    <w:p>
      <w:pPr>
        <w:pStyle w:val="Body"/>
        <w:rPr>
          <w:ins w:id="111" w:date="2026-02-25T00:00:00Z" w:author="Claude"/>
          <w:sz w:val="21"/>
          <w:szCs w:val="21"/>
        </w:rPr>
      </w:pPr>
      <w:ins w:id="112" w:date="2026-02-25T00:00:00Z" w:author="Claude">
        <w:r>
          <w:rPr>
            <w:sz w:val="21"/>
            <w:szCs w:val="21"/>
            <w:rtl w:val="0"/>
            <w:lang w:val="en-US"/>
          </w:rPr>
          <w:t>Leadership has evolved. It</w:t>
        </w:r>
      </w:ins>
      <w:ins w:id="113" w:date="2026-02-25T00:00:00Z" w:author="Claude">
        <w:r>
          <w:rPr>
            <w:sz w:val="21"/>
            <w:szCs w:val="21"/>
            <w:rtl w:val="1"/>
          </w:rPr>
          <w:t>’</w:t>
        </w:r>
      </w:ins>
      <w:ins w:id="114" w:date="2026-02-25T00:00:00Z" w:author="Claude">
        <w:r>
          <w:rPr>
            <w:sz w:val="21"/>
            <w:szCs w:val="21"/>
            <w:rtl w:val="0"/>
            <w:lang w:val="en-US"/>
          </w:rPr>
          <w:t xml:space="preserve">s no longer about avoiding disruption </w:t>
        </w:r>
      </w:ins>
      <w:ins w:id="115" w:date="2026-02-25T00:00:00Z" w:author="Claude">
        <w:r>
          <w:rPr>
            <w:sz w:val="21"/>
            <w:szCs w:val="21"/>
            <w:rtl w:val="0"/>
            <w:lang w:val="en-US"/>
          </w:rPr>
          <w:t xml:space="preserve">— </w:t>
        </w:r>
      </w:ins>
      <w:ins w:id="116" w:date="2026-02-25T00:00:00Z" w:author="Claude">
        <w:r>
          <w:rPr>
            <w:sz w:val="21"/>
            <w:szCs w:val="21"/>
            <w:rtl w:val="0"/>
          </w:rPr>
          <w:t>it</w:t>
        </w:r>
      </w:ins>
      <w:ins w:id="117" w:date="2026-02-25T00:00:00Z" w:author="Claude">
        <w:r>
          <w:rPr>
            <w:sz w:val="21"/>
            <w:szCs w:val="21"/>
            <w:rtl w:val="1"/>
          </w:rPr>
          <w:t>’</w:t>
        </w:r>
      </w:ins>
      <w:ins w:id="118" w:date="2026-02-25T00:00:00Z" w:author="Claude">
        <w:r>
          <w:rPr>
            <w:sz w:val="21"/>
            <w:szCs w:val="21"/>
            <w:rtl w:val="0"/>
            <w:lang w:val="en-US"/>
          </w:rPr>
          <w:t>s about being built by it.</w:t>
        </w:r>
      </w:ins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*[Look at them one more time.]*</w:t>
      </w:r>
    </w:p>
    <w:p>
      <w:pPr>
        <w:pStyle w:val="Body"/>
        <w:rPr>
          <w:sz w:val="21"/>
          <w:szCs w:val="21"/>
        </w:rPr>
      </w:pPr>
    </w:p>
    <w:p>
      <w:pPr>
        <w:pStyle w:val="Body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>Thank you.</w:t>
      </w:r>
    </w:p>
    <w:p>
      <w:pPr>
        <w:pStyle w:val="Body"/>
      </w:pPr>
      <w:r>
        <w:rPr>
          <w:b w:val="1"/>
          <w:bCs w:val="1"/>
          <w:sz w:val="39"/>
          <w:szCs w:val="39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